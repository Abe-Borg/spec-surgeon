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21 13 13</w:t>
      </w:r>
    </w:p>
    <w:p>
      <w:r>
        <w:t>WET-PIPE SPRINKLER SYSTEMS</w:t>
      </w:r>
    </w:p>
    <w:p>
      <w:r>
        <w:t>PROJECT 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2026-01-01</w:t>
            </w:r>
          </w:p>
        </w:tc>
        <w:tc>
          <w:tcPr>
            <w:tcW w:type="dxa" w:w="2880"/>
          </w:tcPr>
          <w:p>
            <w:r>
              <w:t>Issued for Construction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GENERAL</w:t>
      </w:r>
    </w:p>
    <w:p>
      <w:r>
        <w:t>1.01</w:t>
        <w:tab/>
        <w:t>SUMMARY</w:t>
      </w:r>
    </w:p>
    <w:p>
      <w:r>
        <w:t>A.</w:t>
        <w:tab/>
      </w:r>
      <w:r>
        <w:t>The Owner's insurer is FM Global and all equipment shall be FM Approved.</w:t>
      </w:r>
    </w:p>
    <w:p>
      <w:r>
        <w:t>B.</w:t>
        <w:tab/>
        <w:t xml:space="preserve">The auditor is FM </w:t>
      </w:r>
      <w:r>
        <w:t>Global and reviews the hydraulic calculations.</w:t>
      </w:r>
    </w:p>
    <w:p>
      <w:r>
        <w:t>C.</w:t>
        <w:tab/>
        <w:t xml:space="preserve">Sprinklers: </w:t>
      </w:r>
      <w:ins xmlns:ns1="http://schemas.microsoft.com/office/word/2023/wordml/word16du" w:id="100" w:author="Jeremy" w:date="2026-09-22T10:15:00Z" ns1:dateUtc="2026-09-22T17:15:00Z">
        <w:r>
          <w:t>UL listed and FM Approved per the Owner's insurer FM Global requirements</w:t>
        </w:r>
      </w:ins>
      <w:r>
        <w:t xml:space="preserve"> as indicated.</w:t>
      </w:r>
    </w:p>
    <w:p>
      <w:r>
        <w:t>D.</w:t>
        <w:tab/>
        <w:t xml:space="preserve">Pipe shall be </w:t>
      </w:r>
      <w:del w:id="101" w:author="Jack" w:date="2026-09-23T08:00:00Z">
        <w:r>
          <w:delText xml:space="preserve">black steel </w:delText>
        </w:r>
      </w:del>
      <w:r>
        <w:t>Schedule 40 per NFPA 13 (2025).</w:t>
      </w:r>
    </w:p>
    <w:p>
      <w:r>
        <w:t>E.</w:t>
        <w:tab/>
        <w:t xml:space="preserve">See Section </w:t>
      </w:r>
      <w:r>
        <w:fldChar w:fldCharType="begin"/>
      </w:r>
      <w:r>
        <w:instrText xml:space="preserve"> REF _Ref123 \h </w:instrText>
      </w:r>
      <w:r>
        <w:fldChar w:fldCharType="separate"/>
      </w:r>
      <w:r>
        <w:t>21 10 00</w:t>
      </w:r>
      <w:r>
        <w:fldChar w:fldCharType="end"/>
      </w:r>
      <w:r>
        <w:t xml:space="preserve"> for FM Global coordination.</w:t>
      </w:r>
    </w:p>
    <w:p>
      <w:r>
        <w:t>2.01</w:t>
        <w:tab/>
        <w:t>Article 1 body text for 21 13 13. 2.01</w:t>
        <w:tab/>
        <w:t>Article 1 body text for 21 13 13. 2.01</w:t>
        <w:tab/>
        <w:t xml:space="preserve">Article 1 body text for 21 13 13. </w:t>
      </w:r>
    </w:p>
    <w:p>
      <w:r>
        <w:t>3.01</w:t>
        <w:tab/>
        <w:t>Article 2 body text for 21 13 13. 3.01</w:t>
        <w:tab/>
        <w:t>Article 2 body text for 21 13 13. 3.01</w:t>
        <w:tab/>
        <w:t xml:space="preserve">Article 2 body text for 21 13 13. </w:t>
      </w:r>
    </w:p>
    <w:p>
      <w:r>
        <w:t>4.01</w:t>
        <w:tab/>
        <w:t>Article 3 body text for 21 13 13. 4.01</w:t>
        <w:tab/>
        <w:t>Article 3 body text for 21 13 13. 4.01</w:t>
        <w:tab/>
        <w:t xml:space="preserve">Article 3 body text for 21 13 13. </w:t>
      </w:r>
    </w:p>
    <w:p>
      <w:r>
        <w:t>5.01</w:t>
        <w:tab/>
        <w:t>Article 4 body text for 21 13 13. 5.01</w:t>
        <w:tab/>
        <w:t>Article 4 body text for 21 13 13. 5.01</w:t>
        <w:tab/>
        <w:t xml:space="preserve">Article 4 body text for 21 13 13. </w:t>
      </w:r>
    </w:p>
    <w:p>
      <w:r>
        <w:t>6.01</w:t>
        <w:tab/>
        <w:t>Article 5 body text for 21 13 13. 6.01</w:t>
        <w:tab/>
        <w:t>Article 5 body text for 21 13 13. 6.01</w:t>
        <w:tab/>
        <w:t xml:space="preserve">Article 5 body text for 21 13 13. </w:t>
      </w:r>
    </w:p>
    <w:p>
      <w:r>
        <w:t>7.01</w:t>
        <w:tab/>
        <w:t>Article 6 body text for 21 13 13. 7.01</w:t>
        <w:tab/>
        <w:t>Article 6 body text for 21 13 13. 7.01</w:t>
        <w:tab/>
        <w:t xml:space="preserve">Article 6 body text for 21 13 13. </w:t>
      </w:r>
    </w:p>
    <w:p>
      <w:r>
        <w:t>8.01</w:t>
        <w:tab/>
        <w:t>Article 7 body text for 21 13 13. 8.01</w:t>
        <w:tab/>
        <w:t>Article 7 body text for 21 13 13. 8.01</w:t>
        <w:tab/>
        <w:t xml:space="preserve">Article 7 body text for 21 13 13. </w:t>
      </w:r>
    </w:p>
    <w:p>
      <w:r>
        <w:t>9.01</w:t>
        <w:tab/>
        <w:t>Article 8 body text for 21 13 13. 9.01</w:t>
        <w:tab/>
        <w:t>Article 8 body text for 21 13 13. 9.01</w:t>
        <w:tab/>
        <w:t xml:space="preserve">Article 8 body text for 21 13 13. </w:t>
      </w:r>
    </w:p>
    <w:p>
      <w:r>
        <w:t>10.01</w:t>
        <w:tab/>
        <w:t>Article 9 body text for 21 13 13. 10.01</w:t>
        <w:tab/>
        <w:t>Article 9 body text for 21 13 13. 10.01</w:t>
        <w:tab/>
        <w:t xml:space="preserve">Article 9 body text for 21 13 13. </w:t>
      </w:r>
    </w:p>
    <w:p>
      <w:r>
        <w:t>11.01</w:t>
        <w:tab/>
        <w:t>Article 10 body text for 21 13 13. 11.01</w:t>
        <w:tab/>
        <w:t>Article 10 body text for 21 13 13. 11.01</w:t>
        <w:tab/>
        <w:t xml:space="preserve">Article 10 body text for 21 13 13. </w:t>
      </w:r>
    </w:p>
    <w:p>
      <w:r>
        <w:t>12.01</w:t>
        <w:tab/>
        <w:t>Article 11 body text for 21 13 13. 12.01</w:t>
        <w:tab/>
        <w:t>Article 11 body text for 21 13 13. 12.01</w:t>
        <w:tab/>
        <w:t xml:space="preserve">Article 11 body text for 21 13 13. </w:t>
      </w:r>
    </w:p>
    <w:p>
      <w:r>
        <w:t>13.01</w:t>
        <w:tab/>
        <w:t>Article 12 body text for 21 13 13. 13.01</w:t>
        <w:tab/>
        <w:t>Article 12 body text for 21 13 13. 13.01</w:t>
        <w:tab/>
        <w:t xml:space="preserve">Article 12 body text for 21 13 13. </w:t>
      </w:r>
    </w:p>
    <w:p>
      <w:r>
        <w:t>14.01</w:t>
        <w:tab/>
        <w:t>Article 13 body text for 21 13 13. 14.01</w:t>
        <w:tab/>
        <w:t>Article 13 body text for 21 13 13. 14.01</w:t>
        <w:tab/>
        <w:t xml:space="preserve">Article 13 body text for 21 13 13. </w:t>
      </w:r>
    </w:p>
    <w:p>
      <w:r>
        <w:t>15.01</w:t>
        <w:tab/>
        <w:t>Article 14 body text for 21 13 13. 15.01</w:t>
        <w:tab/>
        <w:t>Article 14 body text for 21 13 13. 15.01</w:t>
        <w:tab/>
        <w:t xml:space="preserve">Article 14 body text for 21 13 13. </w:t>
      </w:r>
    </w:p>
    <w:p>
      <w:r>
        <w:t>16.01</w:t>
        <w:tab/>
        <w:t>Article 15 body text for 21 13 13. 16.01</w:t>
        <w:tab/>
        <w:t>Article 15 body text for 21 13 13. 16.01</w:t>
        <w:tab/>
        <w:t xml:space="preserve">Article 15 body text for 21 13 13. </w:t>
      </w:r>
    </w:p>
    <w:p>
      <w:r>
        <w:t>17.01</w:t>
        <w:tab/>
        <w:t>Article 16 body text for 21 13 13. 17.01</w:t>
        <w:tab/>
        <w:t>Article 16 body text for 21 13 13. 17.01</w:t>
        <w:tab/>
        <w:t xml:space="preserve">Article 16 body text for 21 13 13. </w:t>
      </w:r>
    </w:p>
    <w:p>
      <w:r>
        <w:t>18.01</w:t>
        <w:tab/>
        <w:t>Article 17 body text for 21 13 13. 18.01</w:t>
        <w:tab/>
        <w:t>Article 17 body text for 21 13 13. 18.01</w:t>
        <w:tab/>
        <w:t xml:space="preserve">Article 17 body text for 21 13 13. </w:t>
      </w:r>
    </w:p>
    <w:p>
      <w:r>
        <w:t>19.01</w:t>
        <w:tab/>
        <w:t>Article 18 body text for 21 13 13. 19.01</w:t>
        <w:tab/>
        <w:t>Article 18 body text for 21 13 13. 19.01</w:t>
        <w:tab/>
        <w:t xml:space="preserve">Article 18 body text for 21 13 13. </w:t>
      </w:r>
    </w:p>
    <w:p>
      <w:r>
        <w:t>20.01</w:t>
        <w:tab/>
        <w:t>Article 19 body text for 21 13 13. 20.01</w:t>
        <w:tab/>
        <w:t>Article 19 body text for 21 13 13. 20.01</w:t>
        <w:tab/>
        <w:t xml:space="preserve">Article 19 body text for 21 13 13. </w:t>
      </w:r>
    </w:p>
    <w:p>
      <w:r>
        <w:t>21.01</w:t>
        <w:tab/>
        <w:t>Article 20 body text for 21 13 13. 21.01</w:t>
        <w:tab/>
        <w:t>Article 20 body text for 21 13 13. 21.01</w:t>
        <w:tab/>
        <w:t xml:space="preserve">Article 20 body text for 21 13 13. </w:t>
      </w:r>
    </w:p>
    <w:p>
      <w:r>
        <w:t>22.01</w:t>
        <w:tab/>
        <w:t>Article 21 body text for 21 13 13. 22.01</w:t>
        <w:tab/>
        <w:t>Article 21 body text for 21 13 13. 22.01</w:t>
        <w:tab/>
        <w:t xml:space="preserve">Article 21 body text for 21 13 13. </w:t>
      </w:r>
    </w:p>
    <w:p>
      <w:r>
        <w:t>23.01</w:t>
        <w:tab/>
        <w:t>Article 22 body text for 21 13 13. 23.01</w:t>
        <w:tab/>
        <w:t>Article 22 body text for 21 13 13. 23.01</w:t>
        <w:tab/>
        <w:t xml:space="preserve">Article 22 body text for 21 13 13. </w:t>
      </w:r>
    </w:p>
    <w:p>
      <w:r>
        <w:t>24.01</w:t>
        <w:tab/>
        <w:t>Article 23 body text for 21 13 13. 24.01</w:t>
        <w:tab/>
        <w:t>Article 23 body text for 21 13 13. 24.01</w:t>
        <w:tab/>
        <w:t xml:space="preserve">Article 23 body text for 21 13 13. </w:t>
      </w:r>
    </w:p>
    <w:p>
      <w:r>
        <w:t>25.01</w:t>
        <w:tab/>
        <w:t>Article 24 body text for 21 13 13. 25.01</w:t>
        <w:tab/>
        <w:t>Article 24 body text for 21 13 13. 25.01</w:t>
        <w:tab/>
        <w:t xml:space="preserve">Article 24 body text for 21 13 13. </w:t>
      </w:r>
    </w:p>
    <w:p>
      <w:r>
        <w:t>26.01</w:t>
        <w:tab/>
        <w:t>Article 25 body text for 21 13 13. 26.01</w:t>
        <w:tab/>
        <w:t>Article 25 body text for 21 13 13. 26.01</w:t>
        <w:tab/>
        <w:t xml:space="preserve">Article 25 body text for 21 13 13. </w:t>
      </w:r>
    </w:p>
    <w:p>
      <w:r>
        <w:t>27.01</w:t>
        <w:tab/>
        <w:t>Article 26 body text for 21 13 13. 27.01</w:t>
        <w:tab/>
        <w:t>Article 26 body text for 21 13 13. 27.01</w:t>
        <w:tab/>
        <w:t xml:space="preserve">Article 26 body text for 21 13 13. </w:t>
      </w:r>
    </w:p>
    <w:p>
      <w:r>
        <w:t>28.01</w:t>
        <w:tab/>
        <w:t>Article 27 body text for 21 13 13. 28.01</w:t>
        <w:tab/>
        <w:t>Article 27 body text for 21 13 13. 28.01</w:t>
        <w:tab/>
        <w:t xml:space="preserve">Article 27 body text for 21 13 13. </w:t>
      </w:r>
    </w:p>
    <w:p>
      <w:r>
        <w:t>29.01</w:t>
        <w:tab/>
        <w:t>Article 28 body text for 21 13 13. 29.01</w:t>
        <w:tab/>
        <w:t>Article 28 body text for 21 13 13. 29.01</w:t>
        <w:tab/>
        <w:t xml:space="preserve">Article 28 body text for 21 13 13. </w:t>
      </w:r>
    </w:p>
    <w:p>
      <w:r>
        <w:t>30.01</w:t>
        <w:tab/>
        <w:t>Article 29 body text for 21 13 13. 30.01</w:t>
        <w:tab/>
        <w:t>Article 29 body text for 21 13 13. 30.01</w:t>
        <w:tab/>
        <w:t xml:space="preserve">Article 29 body text for 21 13 13. 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21 13 13 -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21 13 13 -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Microsoft — AVC11</w:t>
      <w:tab/>
    </w:r>
    <w:r>
      <w:t>ISSUED FOR CONSTRUCTION  2026-01-01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